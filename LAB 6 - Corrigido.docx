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31EF" w14:textId="77777777" w:rsidR="00203713" w:rsidRPr="00203713" w:rsidRDefault="00203713" w:rsidP="00203713">
      <w:pPr>
        <w:pStyle w:val="Ttulo1"/>
        <w:spacing w:before="0" w:beforeAutospacing="0"/>
        <w:jc w:val="center"/>
        <w:rPr>
          <w:rFonts w:ascii="Arial" w:hAnsi="Arial" w:cs="Arial"/>
          <w:color w:val="1D2125"/>
          <w:sz w:val="36"/>
          <w:szCs w:val="36"/>
        </w:rPr>
      </w:pPr>
      <w:r w:rsidRPr="00203713">
        <w:rPr>
          <w:rFonts w:ascii="Arial" w:hAnsi="Arial" w:cs="Arial"/>
          <w:sz w:val="36"/>
          <w:szCs w:val="36"/>
        </w:rPr>
        <w:t xml:space="preserve">LAB 6 - </w:t>
      </w:r>
      <w:r w:rsidRPr="00203713">
        <w:rPr>
          <w:rFonts w:ascii="Arial" w:hAnsi="Arial" w:cs="Arial"/>
          <w:color w:val="1D2125"/>
          <w:sz w:val="36"/>
          <w:szCs w:val="36"/>
        </w:rPr>
        <w:t>Identificação de Operações e Serviços</w:t>
      </w:r>
    </w:p>
    <w:p w14:paraId="4CE6EDFA" w14:textId="36A10DCC" w:rsidR="008F3DD8" w:rsidRDefault="008F3DD8" w:rsidP="00203713">
      <w:pPr>
        <w:jc w:val="center"/>
      </w:pPr>
    </w:p>
    <w:p w14:paraId="6270933F" w14:textId="77908BDB" w:rsidR="00203713" w:rsidRPr="00B11327" w:rsidRDefault="00B11327" w:rsidP="00203713">
      <w:pPr>
        <w:rPr>
          <w:sz w:val="32"/>
          <w:szCs w:val="32"/>
        </w:rPr>
      </w:pPr>
      <w:r w:rsidRPr="00B11327">
        <w:rPr>
          <w:sz w:val="32"/>
          <w:szCs w:val="32"/>
        </w:rPr>
        <w:t>1.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03713" w14:paraId="69C23526" w14:textId="77777777" w:rsidTr="00203713">
        <w:tc>
          <w:tcPr>
            <w:tcW w:w="4247" w:type="dxa"/>
          </w:tcPr>
          <w:p w14:paraId="1F1E19D5" w14:textId="65DB1340" w:rsidR="00203713" w:rsidRPr="00B11327" w:rsidRDefault="00203713" w:rsidP="00B11327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Tarefa</w:t>
            </w:r>
          </w:p>
        </w:tc>
        <w:tc>
          <w:tcPr>
            <w:tcW w:w="4247" w:type="dxa"/>
          </w:tcPr>
          <w:p w14:paraId="60D1C011" w14:textId="3B55C85A" w:rsidR="00203713" w:rsidRPr="00B11327" w:rsidRDefault="00203713" w:rsidP="00B11327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Operação Candidata</w:t>
            </w:r>
          </w:p>
        </w:tc>
      </w:tr>
      <w:tr w:rsidR="00203713" w14:paraId="342E62A3" w14:textId="77777777" w:rsidTr="00203713">
        <w:tc>
          <w:tcPr>
            <w:tcW w:w="4247" w:type="dxa"/>
          </w:tcPr>
          <w:p w14:paraId="5A7DDF00" w14:textId="7CD9B7D1" w:rsidR="00203713" w:rsidRDefault="00203713" w:rsidP="00203713">
            <w:r>
              <w:t xml:space="preserve">Informar dados da tarefa </w:t>
            </w:r>
            <w:ins w:id="0" w:author="Gabriela Maria Cabel Barbaran" w:date="2026-04-04T11:41:00Z">
              <w:r w:rsidR="00303343">
                <w:t>(manual)</w:t>
              </w:r>
            </w:ins>
          </w:p>
        </w:tc>
        <w:tc>
          <w:tcPr>
            <w:tcW w:w="4247" w:type="dxa"/>
          </w:tcPr>
          <w:p w14:paraId="29E0E7EE" w14:textId="456D8666" w:rsidR="00203713" w:rsidRDefault="00203713" w:rsidP="00203713">
            <w:del w:id="1" w:author="Gabriela Maria Cabel Barbaran" w:date="2026-04-04T11:41:00Z">
              <w:r w:rsidDel="00303343">
                <w:delText>Manual</w:delText>
              </w:r>
            </w:del>
            <w:ins w:id="2" w:author="Gabriela Maria Cabel Barbaran" w:date="2026-04-04T11:41:00Z">
              <w:r w:rsidR="00303343">
                <w:t>Registar dados da tarefa</w:t>
              </w:r>
            </w:ins>
          </w:p>
        </w:tc>
      </w:tr>
      <w:tr w:rsidR="00203713" w14:paraId="4D1F9DD6" w14:textId="77777777" w:rsidTr="00203713">
        <w:tc>
          <w:tcPr>
            <w:tcW w:w="4247" w:type="dxa"/>
          </w:tcPr>
          <w:p w14:paraId="728AE47F" w14:textId="3AD13A0A" w:rsidR="00203713" w:rsidRDefault="00203713" w:rsidP="00203713">
            <w:r>
              <w:t>Validar informações da tarefa</w:t>
            </w:r>
          </w:p>
        </w:tc>
        <w:tc>
          <w:tcPr>
            <w:tcW w:w="4247" w:type="dxa"/>
          </w:tcPr>
          <w:p w14:paraId="02CE3A0C" w14:textId="77777777" w:rsidR="00203713" w:rsidRDefault="00203713" w:rsidP="00203713">
            <w:r>
              <w:t>- Validar formato da data</w:t>
            </w:r>
          </w:p>
          <w:p w14:paraId="556CE1CF" w14:textId="42B4F735" w:rsidR="00203713" w:rsidRDefault="00203713" w:rsidP="00203713">
            <w:r>
              <w:t>- Validar número de caracteres dos campos</w:t>
            </w:r>
          </w:p>
        </w:tc>
      </w:tr>
      <w:tr w:rsidR="00203713" w14:paraId="6D189CA9" w14:textId="77777777" w:rsidTr="00203713">
        <w:tc>
          <w:tcPr>
            <w:tcW w:w="4247" w:type="dxa"/>
          </w:tcPr>
          <w:p w14:paraId="50F6FA33" w14:textId="65AAF7FC" w:rsidR="00203713" w:rsidRDefault="00203713" w:rsidP="00203713">
            <w:r>
              <w:t>Enviar mensagem de erro de invalidação de dados</w:t>
            </w:r>
          </w:p>
        </w:tc>
        <w:tc>
          <w:tcPr>
            <w:tcW w:w="4247" w:type="dxa"/>
          </w:tcPr>
          <w:p w14:paraId="2DE9601A" w14:textId="4DA41024" w:rsidR="00203713" w:rsidRDefault="00203713" w:rsidP="00203713">
            <w:r>
              <w:t>Enviar notificação</w:t>
            </w:r>
          </w:p>
        </w:tc>
      </w:tr>
      <w:tr w:rsidR="00203713" w14:paraId="75D848CC" w14:textId="77777777" w:rsidTr="00203713">
        <w:tc>
          <w:tcPr>
            <w:tcW w:w="4247" w:type="dxa"/>
          </w:tcPr>
          <w:p w14:paraId="643EE9B7" w14:textId="54B8B928" w:rsidR="00203713" w:rsidRDefault="00203713" w:rsidP="00203713">
            <w:r>
              <w:t>Verificar disciplinas cadastradas</w:t>
            </w:r>
          </w:p>
        </w:tc>
        <w:tc>
          <w:tcPr>
            <w:tcW w:w="4247" w:type="dxa"/>
          </w:tcPr>
          <w:p w14:paraId="5C990817" w14:textId="0FB0E682" w:rsidR="00203713" w:rsidRPr="00B14AC2" w:rsidRDefault="00203713" w:rsidP="00203713">
            <w:r w:rsidRPr="00B14AC2">
              <w:t>Consultar disciplinas do</w:t>
            </w:r>
            <w:r w:rsidR="00F4651B" w:rsidRPr="00B14AC2">
              <w:t xml:space="preserve"> usuário no</w:t>
            </w:r>
            <w:r w:rsidRPr="00B14AC2">
              <w:t xml:space="preserve"> </w:t>
            </w:r>
            <w:commentRangeStart w:id="3"/>
            <w:r w:rsidR="00B11327" w:rsidRPr="00B14AC2">
              <w:t>M</w:t>
            </w:r>
            <w:r w:rsidRPr="00B14AC2">
              <w:t>oodle</w:t>
            </w:r>
            <w:commentRangeEnd w:id="3"/>
            <w:r w:rsidR="002959CD" w:rsidRPr="00B14AC2">
              <w:rPr>
                <w:rStyle w:val="Refdecomentrio"/>
                <w:sz w:val="22"/>
                <w:szCs w:val="22"/>
              </w:rPr>
              <w:commentReference w:id="3"/>
            </w:r>
          </w:p>
        </w:tc>
      </w:tr>
      <w:tr w:rsidR="00203713" w14:paraId="74605835" w14:textId="77777777" w:rsidTr="00203713">
        <w:tc>
          <w:tcPr>
            <w:tcW w:w="4247" w:type="dxa"/>
          </w:tcPr>
          <w:p w14:paraId="056DB046" w14:textId="5CA9E893" w:rsidR="00203713" w:rsidRDefault="00203713" w:rsidP="00203713">
            <w:r>
              <w:t>Alertar o usuário que não tem disciplina cadastrada</w:t>
            </w:r>
          </w:p>
        </w:tc>
        <w:tc>
          <w:tcPr>
            <w:tcW w:w="4247" w:type="dxa"/>
          </w:tcPr>
          <w:p w14:paraId="5C103223" w14:textId="27DD5AC5" w:rsidR="00203713" w:rsidRDefault="00203713" w:rsidP="00203713">
            <w:r>
              <w:t>Enviar notificação</w:t>
            </w:r>
          </w:p>
        </w:tc>
      </w:tr>
      <w:tr w:rsidR="00203713" w:rsidDel="00B14AC2" w14:paraId="0C40E2D9" w14:textId="1EC7C041" w:rsidTr="00203713">
        <w:trPr>
          <w:del w:id="4" w:author="RENAN CASEMIRO HESSEL" w:date="2026-04-13T18:24:00Z"/>
        </w:trPr>
        <w:tc>
          <w:tcPr>
            <w:tcW w:w="4247" w:type="dxa"/>
          </w:tcPr>
          <w:p w14:paraId="2F24CDE2" w14:textId="1933A62C" w:rsidR="00203713" w:rsidDel="00B14AC2" w:rsidRDefault="00203713" w:rsidP="00203713">
            <w:pPr>
              <w:rPr>
                <w:del w:id="5" w:author="RENAN CASEMIRO HESSEL" w:date="2026-04-13T18:24:00Z"/>
              </w:rPr>
            </w:pPr>
            <w:del w:id="6" w:author="RENAN CASEMIRO HESSEL" w:date="2026-04-13T18:24:00Z">
              <w:r w:rsidDel="00B14AC2">
                <w:delText>Mostrar lista</w:delText>
              </w:r>
              <w:r w:rsidR="00B11327" w:rsidDel="00B14AC2">
                <w:delText xml:space="preserve"> </w:delText>
              </w:r>
              <w:r w:rsidDel="00B14AC2">
                <w:delText>de disciplinas</w:delText>
              </w:r>
            </w:del>
          </w:p>
        </w:tc>
        <w:tc>
          <w:tcPr>
            <w:tcW w:w="4247" w:type="dxa"/>
          </w:tcPr>
          <w:p w14:paraId="31FB2ED8" w14:textId="3CDA53A5" w:rsidR="00203713" w:rsidDel="00B14AC2" w:rsidRDefault="00B11327" w:rsidP="00B11327">
            <w:pPr>
              <w:tabs>
                <w:tab w:val="left" w:pos="1230"/>
              </w:tabs>
              <w:rPr>
                <w:del w:id="7" w:author="RENAN CASEMIRO HESSEL" w:date="2026-04-13T18:24:00Z"/>
              </w:rPr>
            </w:pPr>
            <w:del w:id="8" w:author="RENAN CASEMIRO HESSEL" w:date="2026-04-13T18:24:00Z">
              <w:r w:rsidRPr="002959CD" w:rsidDel="00B14AC2">
                <w:rPr>
                  <w:highlight w:val="yellow"/>
                  <w:rPrChange w:id="9" w:author="Gabriela Maria Cabel Barbaran" w:date="2026-04-04T11:33:00Z">
                    <w:rPr/>
                  </w:rPrChange>
                </w:rPr>
                <w:delText>Obter lista de disciplin</w:delText>
              </w:r>
            </w:del>
            <w:del w:id="10" w:author="RENAN CASEMIRO HESSEL" w:date="2026-04-13T18:23:00Z">
              <w:r w:rsidRPr="002959CD" w:rsidDel="00B14AC2">
                <w:rPr>
                  <w:highlight w:val="yellow"/>
                  <w:rPrChange w:id="11" w:author="Gabriela Maria Cabel Barbaran" w:date="2026-04-04T11:33:00Z">
                    <w:rPr/>
                  </w:rPrChange>
                </w:rPr>
                <w:delText>as</w:delText>
              </w:r>
              <w:r w:rsidDel="00B14AC2">
                <w:tab/>
              </w:r>
            </w:del>
          </w:p>
        </w:tc>
      </w:tr>
      <w:tr w:rsidR="00203713" w14:paraId="7420AC1E" w14:textId="77777777" w:rsidTr="00203713">
        <w:tc>
          <w:tcPr>
            <w:tcW w:w="4247" w:type="dxa"/>
          </w:tcPr>
          <w:p w14:paraId="304B5229" w14:textId="1197A021" w:rsidR="00203713" w:rsidRDefault="00B11327" w:rsidP="00203713">
            <w:r>
              <w:t>Selecionar disciplina da lista</w:t>
            </w:r>
          </w:p>
        </w:tc>
        <w:tc>
          <w:tcPr>
            <w:tcW w:w="4247" w:type="dxa"/>
          </w:tcPr>
          <w:p w14:paraId="549BB2A1" w14:textId="5E7F9AE7" w:rsidR="00203713" w:rsidRDefault="00B11327" w:rsidP="00203713">
            <w:r>
              <w:t>Manual</w:t>
            </w:r>
          </w:p>
        </w:tc>
      </w:tr>
      <w:tr w:rsidR="00B11327" w14:paraId="38B1E204" w14:textId="77777777" w:rsidTr="00203713">
        <w:tc>
          <w:tcPr>
            <w:tcW w:w="4247" w:type="dxa"/>
          </w:tcPr>
          <w:p w14:paraId="49FAAEDA" w14:textId="378A0751" w:rsidR="00B11327" w:rsidRDefault="00B11327" w:rsidP="00203713">
            <w:r>
              <w:t>Mostrar tela de atribuição de membros</w:t>
            </w:r>
          </w:p>
        </w:tc>
        <w:tc>
          <w:tcPr>
            <w:tcW w:w="4247" w:type="dxa"/>
          </w:tcPr>
          <w:p w14:paraId="3112C8E6" w14:textId="63819BE9" w:rsidR="00B11327" w:rsidRDefault="00B11327" w:rsidP="00203713">
            <w:r>
              <w:t>Obter lista de membros</w:t>
            </w:r>
          </w:p>
        </w:tc>
      </w:tr>
      <w:tr w:rsidR="00B11327" w14:paraId="41BB434F" w14:textId="77777777" w:rsidTr="00203713">
        <w:tc>
          <w:tcPr>
            <w:tcW w:w="4247" w:type="dxa"/>
          </w:tcPr>
          <w:p w14:paraId="1B3891B7" w14:textId="1E382386" w:rsidR="00B11327" w:rsidRDefault="00B11327" w:rsidP="00203713">
            <w:r>
              <w:t>Informar usuário sobre o sucesso do cadastro</w:t>
            </w:r>
          </w:p>
        </w:tc>
        <w:tc>
          <w:tcPr>
            <w:tcW w:w="4247" w:type="dxa"/>
          </w:tcPr>
          <w:p w14:paraId="643AE049" w14:textId="05DC373E" w:rsidR="00B11327" w:rsidRDefault="00B11327" w:rsidP="00203713">
            <w:r>
              <w:t>Enviar notificação</w:t>
            </w:r>
          </w:p>
        </w:tc>
      </w:tr>
      <w:tr w:rsidR="00B11327" w14:paraId="5C0542EB" w14:textId="77777777" w:rsidTr="00203713">
        <w:tc>
          <w:tcPr>
            <w:tcW w:w="4247" w:type="dxa"/>
          </w:tcPr>
          <w:p w14:paraId="48121207" w14:textId="40D2B9A1" w:rsidR="00B11327" w:rsidRDefault="00B11327" w:rsidP="00203713">
            <w:r>
              <w:t>Selecionar membros para atribuir à tarefa</w:t>
            </w:r>
          </w:p>
        </w:tc>
        <w:tc>
          <w:tcPr>
            <w:tcW w:w="4247" w:type="dxa"/>
          </w:tcPr>
          <w:p w14:paraId="784A78B2" w14:textId="6AA9E8B2" w:rsidR="00B11327" w:rsidRDefault="00B11327" w:rsidP="00203713">
            <w:r>
              <w:t>Manual</w:t>
            </w:r>
          </w:p>
        </w:tc>
      </w:tr>
      <w:tr w:rsidR="00B11327" w14:paraId="0395488F" w14:textId="77777777" w:rsidTr="00203713">
        <w:tc>
          <w:tcPr>
            <w:tcW w:w="4247" w:type="dxa"/>
          </w:tcPr>
          <w:p w14:paraId="50E50DC2" w14:textId="3A0868EA" w:rsidR="00B11327" w:rsidRDefault="00B11327" w:rsidP="00203713">
            <w:r>
              <w:t>Validar se membro está cadastrado na disciplina</w:t>
            </w:r>
          </w:p>
        </w:tc>
        <w:tc>
          <w:tcPr>
            <w:tcW w:w="4247" w:type="dxa"/>
          </w:tcPr>
          <w:p w14:paraId="7E4DA3E3" w14:textId="6F76C5D4" w:rsidR="00F4651B" w:rsidRDefault="00C860CA" w:rsidP="00203713">
            <w:r>
              <w:t>Validar</w:t>
            </w:r>
            <w:r w:rsidR="00F4651B">
              <w:t xml:space="preserve"> disciplinas do usuário no Moodle</w:t>
            </w:r>
          </w:p>
        </w:tc>
      </w:tr>
      <w:tr w:rsidR="00B11327" w14:paraId="56324AB5" w14:textId="77777777" w:rsidTr="00203713">
        <w:tc>
          <w:tcPr>
            <w:tcW w:w="4247" w:type="dxa"/>
          </w:tcPr>
          <w:p w14:paraId="110D4AA1" w14:textId="08668EBB" w:rsidR="00B11327" w:rsidRDefault="00B11327" w:rsidP="00203713">
            <w:r>
              <w:t>Mostrar mensagem de erro de membro não cadastrado na disciplina</w:t>
            </w:r>
          </w:p>
        </w:tc>
        <w:tc>
          <w:tcPr>
            <w:tcW w:w="4247" w:type="dxa"/>
          </w:tcPr>
          <w:p w14:paraId="45F4AA33" w14:textId="099448C8" w:rsidR="00B11327" w:rsidRDefault="00B11327" w:rsidP="00203713">
            <w:r>
              <w:t>Enviar notificação</w:t>
            </w:r>
          </w:p>
        </w:tc>
      </w:tr>
      <w:tr w:rsidR="00B11327" w14:paraId="040F296C" w14:textId="77777777" w:rsidTr="00203713">
        <w:tc>
          <w:tcPr>
            <w:tcW w:w="4247" w:type="dxa"/>
          </w:tcPr>
          <w:p w14:paraId="6268D5F9" w14:textId="65CC72AB" w:rsidR="00B11327" w:rsidRDefault="00B11327" w:rsidP="00203713">
            <w:r>
              <w:t>Atribuir membro à tarefa</w:t>
            </w:r>
          </w:p>
        </w:tc>
        <w:tc>
          <w:tcPr>
            <w:tcW w:w="4247" w:type="dxa"/>
          </w:tcPr>
          <w:p w14:paraId="6AE59196" w14:textId="405FCF50" w:rsidR="00B11327" w:rsidRDefault="00B11327" w:rsidP="00203713">
            <w:r>
              <w:t>Registrar membro na tarefa</w:t>
            </w:r>
          </w:p>
        </w:tc>
      </w:tr>
    </w:tbl>
    <w:p w14:paraId="54E30158" w14:textId="7F524EBC" w:rsidR="00203713" w:rsidRDefault="00203713" w:rsidP="00203713"/>
    <w:p w14:paraId="13A37E02" w14:textId="491935EB" w:rsidR="00B11327" w:rsidRDefault="00B11327" w:rsidP="00203713">
      <w:pPr>
        <w:rPr>
          <w:sz w:val="32"/>
          <w:szCs w:val="32"/>
        </w:rPr>
      </w:pPr>
      <w:r w:rsidRPr="00B11327">
        <w:rPr>
          <w:sz w:val="32"/>
          <w:szCs w:val="32"/>
        </w:rPr>
        <w:t xml:space="preserve">2.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D5B2B" w:rsidRPr="00B11327" w14:paraId="0D537BE1" w14:textId="0B29281B" w:rsidTr="0083088F">
        <w:tc>
          <w:tcPr>
            <w:tcW w:w="4247" w:type="dxa"/>
          </w:tcPr>
          <w:p w14:paraId="2C63D79D" w14:textId="77777777" w:rsidR="007D5B2B" w:rsidRPr="00B11327" w:rsidRDefault="007D5B2B" w:rsidP="00DE6872">
            <w:pPr>
              <w:jc w:val="center"/>
              <w:rPr>
                <w:b/>
                <w:bCs/>
              </w:rPr>
            </w:pPr>
            <w:r w:rsidRPr="00B11327">
              <w:rPr>
                <w:b/>
                <w:bCs/>
              </w:rPr>
              <w:t>Operação Candidata</w:t>
            </w:r>
          </w:p>
        </w:tc>
        <w:tc>
          <w:tcPr>
            <w:tcW w:w="4247" w:type="dxa"/>
          </w:tcPr>
          <w:p w14:paraId="44F43A19" w14:textId="16ACBF80" w:rsidR="007D5B2B" w:rsidRPr="00B11327" w:rsidRDefault="007D5B2B" w:rsidP="00DE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serviço</w:t>
            </w:r>
          </w:p>
        </w:tc>
      </w:tr>
      <w:tr w:rsidR="007D5B2B" w14:paraId="14DE2375" w14:textId="6F578456" w:rsidTr="0083088F">
        <w:tc>
          <w:tcPr>
            <w:tcW w:w="4247" w:type="dxa"/>
          </w:tcPr>
          <w:p w14:paraId="6B35A6F9" w14:textId="77777777" w:rsidR="007D5B2B" w:rsidRDefault="007D5B2B" w:rsidP="00DE6872">
            <w:r>
              <w:t>- Validar formato da data</w:t>
            </w:r>
          </w:p>
          <w:p w14:paraId="04539094" w14:textId="77777777" w:rsidR="007D5B2B" w:rsidRDefault="007D5B2B" w:rsidP="00DE6872">
            <w:r>
              <w:t>- Validar número de caracteres dos campos</w:t>
            </w:r>
          </w:p>
        </w:tc>
        <w:tc>
          <w:tcPr>
            <w:tcW w:w="4247" w:type="dxa"/>
          </w:tcPr>
          <w:p w14:paraId="0B7CCF5B" w14:textId="7F1EC292" w:rsidR="007D5B2B" w:rsidRDefault="007D5B2B" w:rsidP="00DE6872">
            <w:r>
              <w:t>Serviço utilitário</w:t>
            </w:r>
          </w:p>
        </w:tc>
      </w:tr>
      <w:tr w:rsidR="007D5B2B" w14:paraId="7349E0AB" w14:textId="4E2B9021" w:rsidTr="0083088F">
        <w:tc>
          <w:tcPr>
            <w:tcW w:w="4247" w:type="dxa"/>
          </w:tcPr>
          <w:p w14:paraId="290300FE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7845130F" w14:textId="5B4DDE52" w:rsidR="007D5B2B" w:rsidRDefault="007D5B2B" w:rsidP="00DE6872">
            <w:r>
              <w:t>Serviço utilitário</w:t>
            </w:r>
          </w:p>
        </w:tc>
      </w:tr>
      <w:tr w:rsidR="007D5B2B" w14:paraId="62AFA86B" w14:textId="0CF914D2" w:rsidTr="0083088F">
        <w:tc>
          <w:tcPr>
            <w:tcW w:w="4247" w:type="dxa"/>
          </w:tcPr>
          <w:p w14:paraId="743CFC80" w14:textId="77777777" w:rsidR="007D5B2B" w:rsidRDefault="007D5B2B" w:rsidP="00DE6872">
            <w:r>
              <w:t>Consultar disciplinas do Moodle</w:t>
            </w:r>
          </w:p>
        </w:tc>
        <w:tc>
          <w:tcPr>
            <w:tcW w:w="4247" w:type="dxa"/>
          </w:tcPr>
          <w:p w14:paraId="4AA08532" w14:textId="3D42DD0D" w:rsidR="00B14AC2" w:rsidRDefault="007D5B2B" w:rsidP="00DE6872">
            <w:r w:rsidRPr="00B14AC2">
              <w:t>Serviç</w:t>
            </w:r>
            <w:ins w:id="12" w:author="RENAN CASEMIRO HESSEL" w:date="2026-04-13T18:21:00Z">
              <w:r w:rsidR="00B14AC2" w:rsidRPr="00B14AC2">
                <w:rPr>
                  <w:rPrChange w:id="13" w:author="RENAN CASEMIRO HESSEL" w:date="2026-04-13T18:21:00Z">
                    <w:rPr>
                      <w:highlight w:val="yellow"/>
                    </w:rPr>
                  </w:rPrChange>
                </w:rPr>
                <w:t>o de tarefa</w:t>
              </w:r>
            </w:ins>
            <w:del w:id="14" w:author="RENAN CASEMIRO HESSEL" w:date="2026-04-13T18:21:00Z">
              <w:r w:rsidRPr="002959CD" w:rsidDel="00B14AC2">
                <w:rPr>
                  <w:highlight w:val="yellow"/>
                  <w:rPrChange w:id="15" w:author="Gabriela Maria Cabel Barbaran" w:date="2026-04-04T11:34:00Z">
                    <w:rPr/>
                  </w:rPrChange>
                </w:rPr>
                <w:delText xml:space="preserve">o de </w:delText>
              </w:r>
              <w:commentRangeStart w:id="16"/>
              <w:r w:rsidR="00F4651B" w:rsidRPr="002959CD" w:rsidDel="00B14AC2">
                <w:rPr>
                  <w:highlight w:val="yellow"/>
                  <w:rPrChange w:id="17" w:author="Gabriela Maria Cabel Barbaran" w:date="2026-04-04T11:34:00Z">
                    <w:rPr/>
                  </w:rPrChange>
                </w:rPr>
                <w:delText>entidade</w:delText>
              </w:r>
            </w:del>
            <w:commentRangeEnd w:id="16"/>
            <w:r w:rsidR="002959CD">
              <w:rPr>
                <w:rStyle w:val="Refdecomentrio"/>
                <w:sz w:val="22"/>
                <w:szCs w:val="22"/>
              </w:rPr>
              <w:commentReference w:id="16"/>
            </w:r>
          </w:p>
        </w:tc>
      </w:tr>
      <w:tr w:rsidR="007D5B2B" w14:paraId="43D6FAC0" w14:textId="0B229EE4" w:rsidTr="0083088F">
        <w:tc>
          <w:tcPr>
            <w:tcW w:w="4247" w:type="dxa"/>
          </w:tcPr>
          <w:p w14:paraId="07DCFCB2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4A364E7E" w14:textId="2E2EA1AB" w:rsidR="007D5B2B" w:rsidRDefault="007D5B2B" w:rsidP="00DE6872">
            <w:r>
              <w:t>Serviço utilitário</w:t>
            </w:r>
          </w:p>
        </w:tc>
      </w:tr>
      <w:tr w:rsidR="007D5B2B" w:rsidDel="00B14AC2" w14:paraId="286931D2" w14:textId="3F3E03B6" w:rsidTr="0083088F">
        <w:trPr>
          <w:del w:id="18" w:author="RENAN CASEMIRO HESSEL" w:date="2026-04-13T18:24:00Z"/>
        </w:trPr>
        <w:tc>
          <w:tcPr>
            <w:tcW w:w="4247" w:type="dxa"/>
          </w:tcPr>
          <w:p w14:paraId="295E7988" w14:textId="12DA5872" w:rsidR="007D5B2B" w:rsidDel="00B14AC2" w:rsidRDefault="007D5B2B" w:rsidP="00DE6872">
            <w:pPr>
              <w:tabs>
                <w:tab w:val="left" w:pos="1230"/>
              </w:tabs>
              <w:rPr>
                <w:del w:id="19" w:author="RENAN CASEMIRO HESSEL" w:date="2026-04-13T18:24:00Z"/>
              </w:rPr>
            </w:pPr>
            <w:del w:id="20" w:author="RENAN CASEMIRO HESSEL" w:date="2026-04-13T18:24:00Z">
              <w:r w:rsidDel="00B14AC2">
                <w:delText>Obter lista de disciplinas</w:delText>
              </w:r>
              <w:r w:rsidDel="00B14AC2">
                <w:tab/>
              </w:r>
            </w:del>
          </w:p>
        </w:tc>
        <w:tc>
          <w:tcPr>
            <w:tcW w:w="4247" w:type="dxa"/>
          </w:tcPr>
          <w:p w14:paraId="3C78053F" w14:textId="1ADA2EB1" w:rsidR="007D5B2B" w:rsidDel="00B14AC2" w:rsidRDefault="007D5B2B" w:rsidP="00B14AC2">
            <w:pPr>
              <w:tabs>
                <w:tab w:val="left" w:pos="1230"/>
                <w:tab w:val="right" w:pos="4031"/>
              </w:tabs>
              <w:rPr>
                <w:del w:id="21" w:author="RENAN CASEMIRO HESSEL" w:date="2026-04-13T18:24:00Z"/>
              </w:rPr>
              <w:pPrChange w:id="22" w:author="RENAN CASEMIRO HESSEL" w:date="2026-04-13T18:24:00Z">
                <w:pPr>
                  <w:tabs>
                    <w:tab w:val="left" w:pos="1230"/>
                  </w:tabs>
                </w:pPr>
              </w:pPrChange>
            </w:pPr>
            <w:del w:id="23" w:author="RENAN CASEMIRO HESSEL" w:date="2026-04-13T18:24:00Z">
              <w:r w:rsidRPr="007129C6" w:rsidDel="00B14AC2">
                <w:rPr>
                  <w:highlight w:val="yellow"/>
                  <w:rPrChange w:id="24" w:author="Gabriela Maria Cabel Barbaran" w:date="2026-04-04T11:25:00Z">
                    <w:rPr/>
                  </w:rPrChange>
                </w:rPr>
                <w:delText xml:space="preserve">Serviço de </w:delText>
              </w:r>
              <w:commentRangeStart w:id="25"/>
              <w:r w:rsidRPr="007129C6" w:rsidDel="00B14AC2">
                <w:rPr>
                  <w:highlight w:val="yellow"/>
                  <w:rPrChange w:id="26" w:author="Gabriela Maria Cabel Barbaran" w:date="2026-04-04T11:25:00Z">
                    <w:rPr/>
                  </w:rPrChange>
                </w:rPr>
                <w:delText>tarefa</w:delText>
              </w:r>
              <w:commentRangeEnd w:id="25"/>
              <w:r w:rsidR="007129C6" w:rsidDel="00B14AC2">
                <w:rPr>
                  <w:rStyle w:val="Refdecomentrio"/>
                  <w:sz w:val="22"/>
                  <w:szCs w:val="22"/>
                </w:rPr>
                <w:commentReference w:id="25"/>
              </w:r>
            </w:del>
          </w:p>
        </w:tc>
      </w:tr>
      <w:tr w:rsidR="007D5B2B" w14:paraId="0B2FB5F5" w14:textId="1D1A047E" w:rsidTr="0083088F">
        <w:tc>
          <w:tcPr>
            <w:tcW w:w="4247" w:type="dxa"/>
          </w:tcPr>
          <w:p w14:paraId="4B1BF917" w14:textId="77777777" w:rsidR="007D5B2B" w:rsidRDefault="007D5B2B" w:rsidP="00DE6872">
            <w:r>
              <w:t>Obter lista de membros</w:t>
            </w:r>
          </w:p>
        </w:tc>
        <w:tc>
          <w:tcPr>
            <w:tcW w:w="4247" w:type="dxa"/>
          </w:tcPr>
          <w:p w14:paraId="0A2B28DF" w14:textId="1FB35A00" w:rsidR="00B14AC2" w:rsidRDefault="007D5B2B" w:rsidP="00DE6872">
            <w:r w:rsidRPr="00B14AC2">
              <w:t xml:space="preserve">Serviço de </w:t>
            </w:r>
            <w:ins w:id="27" w:author="RENAN CASEMIRO HESSEL" w:date="2026-04-13T18:22:00Z">
              <w:r w:rsidR="00B14AC2" w:rsidRPr="00B14AC2">
                <w:rPr>
                  <w:rPrChange w:id="28" w:author="RENAN CASEMIRO HESSEL" w:date="2026-04-13T18:22:00Z">
                    <w:rPr>
                      <w:highlight w:val="yellow"/>
                    </w:rPr>
                  </w:rPrChange>
                </w:rPr>
                <w:t>entidade</w:t>
              </w:r>
            </w:ins>
            <w:commentRangeStart w:id="29"/>
            <w:del w:id="30" w:author="RENAN CASEMIRO HESSEL" w:date="2026-04-13T18:22:00Z">
              <w:r w:rsidRPr="00B14AC2" w:rsidDel="00B14AC2">
                <w:rPr>
                  <w:rPrChange w:id="31" w:author="RENAN CASEMIRO HESSEL" w:date="2026-04-13T18:22:00Z">
                    <w:rPr/>
                  </w:rPrChange>
                </w:rPr>
                <w:delText>tarefa</w:delText>
              </w:r>
            </w:del>
            <w:commentRangeEnd w:id="29"/>
            <w:r w:rsidR="007129C6" w:rsidRPr="00B14AC2">
              <w:rPr>
                <w:rStyle w:val="Refdecomentrio"/>
                <w:sz w:val="22"/>
                <w:szCs w:val="22"/>
              </w:rPr>
              <w:commentReference w:id="29"/>
            </w:r>
          </w:p>
        </w:tc>
      </w:tr>
      <w:tr w:rsidR="007D5B2B" w14:paraId="61011B88" w14:textId="34CBB759" w:rsidTr="0083088F">
        <w:tc>
          <w:tcPr>
            <w:tcW w:w="4247" w:type="dxa"/>
          </w:tcPr>
          <w:p w14:paraId="4064403C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06459DFD" w14:textId="71D4908E" w:rsidR="007D5B2B" w:rsidRDefault="007D5B2B" w:rsidP="00DE6872">
            <w:r>
              <w:t>Serviço utilitário</w:t>
            </w:r>
          </w:p>
        </w:tc>
      </w:tr>
      <w:tr w:rsidR="007D5B2B" w14:paraId="294705F5" w14:textId="4410CFC6" w:rsidTr="0083088F">
        <w:tc>
          <w:tcPr>
            <w:tcW w:w="4247" w:type="dxa"/>
          </w:tcPr>
          <w:p w14:paraId="60835454" w14:textId="7D80C651" w:rsidR="007D5B2B" w:rsidRDefault="00C860CA" w:rsidP="00DE6872">
            <w:r>
              <w:t>Validar</w:t>
            </w:r>
            <w:r w:rsidR="007D5B2B">
              <w:t xml:space="preserve"> </w:t>
            </w:r>
            <w:r>
              <w:t xml:space="preserve">disciplinas do </w:t>
            </w:r>
            <w:r w:rsidR="007D5B2B">
              <w:t>usuário no Moodle</w:t>
            </w:r>
          </w:p>
        </w:tc>
        <w:tc>
          <w:tcPr>
            <w:tcW w:w="4247" w:type="dxa"/>
          </w:tcPr>
          <w:p w14:paraId="53FFB0AD" w14:textId="4D9DA1F2" w:rsidR="007D5B2B" w:rsidRDefault="007D5B2B" w:rsidP="00DE6872">
            <w:r>
              <w:t xml:space="preserve">Serviço de </w:t>
            </w:r>
            <w:r w:rsidR="00C860CA">
              <w:t>tarefa</w:t>
            </w:r>
          </w:p>
        </w:tc>
      </w:tr>
      <w:tr w:rsidR="007D5B2B" w14:paraId="64AFEA70" w14:textId="1329BD35" w:rsidTr="0083088F">
        <w:tc>
          <w:tcPr>
            <w:tcW w:w="4247" w:type="dxa"/>
          </w:tcPr>
          <w:p w14:paraId="24BC3E54" w14:textId="77777777" w:rsidR="007D5B2B" w:rsidRDefault="007D5B2B" w:rsidP="00DE6872">
            <w:r>
              <w:t>Enviar notificação</w:t>
            </w:r>
          </w:p>
        </w:tc>
        <w:tc>
          <w:tcPr>
            <w:tcW w:w="4247" w:type="dxa"/>
          </w:tcPr>
          <w:p w14:paraId="434C645C" w14:textId="247E91E2" w:rsidR="007D5B2B" w:rsidRDefault="007D5B2B" w:rsidP="00DE6872">
            <w:r>
              <w:t>Serviço utilitário</w:t>
            </w:r>
          </w:p>
        </w:tc>
      </w:tr>
      <w:tr w:rsidR="007D5B2B" w14:paraId="640764B5" w14:textId="64B2E98C" w:rsidTr="0083088F">
        <w:tc>
          <w:tcPr>
            <w:tcW w:w="4247" w:type="dxa"/>
          </w:tcPr>
          <w:p w14:paraId="4BC1C74B" w14:textId="77777777" w:rsidR="007D5B2B" w:rsidRDefault="007D5B2B" w:rsidP="00DE6872">
            <w:r>
              <w:t>Registrar membro na tarefa</w:t>
            </w:r>
          </w:p>
        </w:tc>
        <w:tc>
          <w:tcPr>
            <w:tcW w:w="4247" w:type="dxa"/>
          </w:tcPr>
          <w:p w14:paraId="3EB68EAE" w14:textId="561672D4" w:rsidR="007D5B2B" w:rsidRDefault="007D5B2B" w:rsidP="00DE6872">
            <w:r>
              <w:t>Serviço de tarefa</w:t>
            </w:r>
          </w:p>
        </w:tc>
      </w:tr>
      <w:tr w:rsidR="00303343" w14:paraId="312916DB" w14:textId="77777777" w:rsidTr="0083088F">
        <w:trPr>
          <w:ins w:id="32" w:author="Gabriela Maria Cabel Barbaran" w:date="2026-04-04T11:41:00Z"/>
        </w:trPr>
        <w:tc>
          <w:tcPr>
            <w:tcW w:w="4247" w:type="dxa"/>
          </w:tcPr>
          <w:p w14:paraId="1CDF3C48" w14:textId="54111F3C" w:rsidR="00303343" w:rsidRDefault="00303343" w:rsidP="00DE6872">
            <w:pPr>
              <w:rPr>
                <w:ins w:id="33" w:author="Gabriela Maria Cabel Barbaran" w:date="2026-04-04T11:41:00Z"/>
              </w:rPr>
            </w:pPr>
            <w:ins w:id="34" w:author="Gabriela Maria Cabel Barbaran" w:date="2026-04-04T11:41:00Z">
              <w:r>
                <w:t xml:space="preserve">Registar dados da tarefa </w:t>
              </w:r>
            </w:ins>
          </w:p>
        </w:tc>
        <w:tc>
          <w:tcPr>
            <w:tcW w:w="4247" w:type="dxa"/>
          </w:tcPr>
          <w:p w14:paraId="3B186009" w14:textId="45A9DD51" w:rsidR="00303343" w:rsidRDefault="00303343" w:rsidP="00DE6872">
            <w:pPr>
              <w:rPr>
                <w:ins w:id="35" w:author="Gabriela Maria Cabel Barbaran" w:date="2026-04-04T11:41:00Z"/>
              </w:rPr>
            </w:pPr>
            <w:ins w:id="36" w:author="Gabriela Maria Cabel Barbaran" w:date="2026-04-04T11:41:00Z">
              <w:r>
                <w:t>Serviço entidade</w:t>
              </w:r>
            </w:ins>
          </w:p>
        </w:tc>
      </w:tr>
    </w:tbl>
    <w:p w14:paraId="6736623E" w14:textId="1AB3BC80" w:rsidR="007D5B2B" w:rsidRDefault="007D5B2B" w:rsidP="00203713">
      <w:pPr>
        <w:rPr>
          <w:sz w:val="32"/>
          <w:szCs w:val="32"/>
        </w:rPr>
      </w:pPr>
    </w:p>
    <w:p w14:paraId="59A773AD" w14:textId="77777777" w:rsidR="00C860CA" w:rsidRDefault="00C860CA" w:rsidP="007D5B2B">
      <w:pPr>
        <w:rPr>
          <w:sz w:val="32"/>
          <w:szCs w:val="32"/>
        </w:rPr>
      </w:pPr>
    </w:p>
    <w:p w14:paraId="0CEFD45E" w14:textId="77777777" w:rsidR="00C860CA" w:rsidRDefault="00C860CA" w:rsidP="007D5B2B">
      <w:pPr>
        <w:rPr>
          <w:sz w:val="32"/>
          <w:szCs w:val="32"/>
        </w:rPr>
      </w:pPr>
    </w:p>
    <w:p w14:paraId="547862EA" w14:textId="77777777" w:rsidR="00C860CA" w:rsidRDefault="00C860CA" w:rsidP="007D5B2B">
      <w:pPr>
        <w:rPr>
          <w:sz w:val="32"/>
          <w:szCs w:val="32"/>
        </w:rPr>
      </w:pPr>
    </w:p>
    <w:p w14:paraId="1FF1EC28" w14:textId="67B2E141" w:rsidR="007D5B2B" w:rsidRDefault="007D5B2B" w:rsidP="007D5B2B">
      <w:pPr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Pr="00B11327">
        <w:rPr>
          <w:sz w:val="32"/>
          <w:szCs w:val="32"/>
        </w:rPr>
        <w:t xml:space="preserve">. </w:t>
      </w:r>
    </w:p>
    <w:p w14:paraId="6C483DE1" w14:textId="020644AF" w:rsidR="00C860CA" w:rsidRDefault="00C860CA" w:rsidP="007D5B2B">
      <w:pPr>
        <w:rPr>
          <w:ins w:id="37" w:author="RENAN CASEMIRO HESSEL" w:date="2026-04-13T18:36:00Z"/>
          <w:sz w:val="32"/>
          <w:szCs w:val="32"/>
        </w:rPr>
      </w:pPr>
      <w:del w:id="38" w:author="RENAN CASEMIRO HESSEL" w:date="2026-04-13T18:37:00Z">
        <w:r w:rsidDel="00FE4CE7">
          <w:rPr>
            <w:noProof/>
            <w:sz w:val="32"/>
            <w:szCs w:val="32"/>
          </w:rPr>
          <w:drawing>
            <wp:inline distT="0" distB="0" distL="0" distR="0" wp14:anchorId="7EE4B391" wp14:editId="4585B02F">
              <wp:extent cx="4848225" cy="4772025"/>
              <wp:effectExtent l="0" t="0" r="9525" b="9525"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48225" cy="477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r w:rsidR="00DC041E">
        <w:rPr>
          <w:rStyle w:val="Refdecomentrio"/>
          <w:sz w:val="32"/>
          <w:szCs w:val="32"/>
        </w:rPr>
        <w:commentReference w:id="39"/>
      </w:r>
    </w:p>
    <w:p w14:paraId="05022E02" w14:textId="27D6F10D" w:rsidR="00FE4CE7" w:rsidRDefault="00FE4CE7" w:rsidP="007D5B2B">
      <w:pPr>
        <w:rPr>
          <w:sz w:val="32"/>
          <w:szCs w:val="32"/>
        </w:rPr>
      </w:pPr>
      <w:ins w:id="40" w:author="RENAN CASEMIRO HESSEL" w:date="2026-04-13T18:37:00Z">
        <w:r w:rsidRPr="00FE4CE7">
          <w:rPr>
            <w:sz w:val="32"/>
            <w:szCs w:val="32"/>
          </w:rPr>
          <w:drawing>
            <wp:inline distT="0" distB="0" distL="0" distR="0" wp14:anchorId="7BEA4301" wp14:editId="31D98D16">
              <wp:extent cx="5400040" cy="5033645"/>
              <wp:effectExtent l="0" t="0" r="0" b="0"/>
              <wp:docPr id="5" name="Image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50336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C533A56" w14:textId="29777EDB" w:rsidR="007D5B2B" w:rsidRDefault="007D5B2B" w:rsidP="00203713">
      <w:pPr>
        <w:rPr>
          <w:sz w:val="32"/>
          <w:szCs w:val="32"/>
        </w:rPr>
      </w:pPr>
    </w:p>
    <w:p w14:paraId="684A54D9" w14:textId="5B57005B" w:rsidR="00C860CA" w:rsidRDefault="00C860CA" w:rsidP="00203713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C860CA" w14:paraId="4779237D" w14:textId="77777777" w:rsidTr="00C860CA">
        <w:tc>
          <w:tcPr>
            <w:tcW w:w="9209" w:type="dxa"/>
          </w:tcPr>
          <w:p w14:paraId="4287AF84" w14:textId="649A4ACC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Validar informações da tarefa</w:t>
            </w:r>
          </w:p>
        </w:tc>
      </w:tr>
      <w:tr w:rsidR="00C860CA" w14:paraId="568D055D" w14:textId="77777777" w:rsidTr="00C860CA">
        <w:tc>
          <w:tcPr>
            <w:tcW w:w="9209" w:type="dxa"/>
          </w:tcPr>
          <w:p w14:paraId="6A3035CE" w14:textId="445D33C8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Serviço valida informação digitalizada </w:t>
            </w:r>
            <w:r w:rsidR="00BA799C">
              <w:rPr>
                <w:sz w:val="32"/>
                <w:szCs w:val="32"/>
              </w:rPr>
              <w:t>da tarefa</w:t>
            </w:r>
          </w:p>
        </w:tc>
      </w:tr>
      <w:tr w:rsidR="00C860CA" w14:paraId="52049F86" w14:textId="77777777" w:rsidTr="00C860CA">
        <w:tc>
          <w:tcPr>
            <w:tcW w:w="9209" w:type="dxa"/>
          </w:tcPr>
          <w:p w14:paraId="0D534103" w14:textId="51C78DAB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Operações: Validar Formato </w:t>
            </w:r>
            <w:proofErr w:type="gramStart"/>
            <w:r>
              <w:rPr>
                <w:sz w:val="32"/>
                <w:szCs w:val="32"/>
              </w:rPr>
              <w:t>Data(</w:t>
            </w:r>
            <w:proofErr w:type="gramEnd"/>
            <w:r>
              <w:rPr>
                <w:sz w:val="32"/>
                <w:szCs w:val="32"/>
              </w:rPr>
              <w:t>) e Validar Numero Caracteres Campo()</w:t>
            </w:r>
          </w:p>
        </w:tc>
      </w:tr>
      <w:tr w:rsidR="00C860CA" w14:paraId="070D584B" w14:textId="77777777" w:rsidTr="00C860CA">
        <w:tc>
          <w:tcPr>
            <w:tcW w:w="9209" w:type="dxa"/>
          </w:tcPr>
          <w:p w14:paraId="1668BA70" w14:textId="125A5812" w:rsidR="00C860CA" w:rsidRDefault="00C860CA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BA799C">
              <w:rPr>
                <w:sz w:val="32"/>
                <w:szCs w:val="32"/>
              </w:rPr>
              <w:t>Dados de entrada: Descrição, Nome e Data</w:t>
            </w:r>
          </w:p>
        </w:tc>
      </w:tr>
      <w:tr w:rsidR="00C860CA" w14:paraId="13951301" w14:textId="77777777" w:rsidTr="00C860CA">
        <w:tc>
          <w:tcPr>
            <w:tcW w:w="9209" w:type="dxa"/>
          </w:tcPr>
          <w:p w14:paraId="2600E354" w14:textId="512189CE" w:rsidR="00C860CA" w:rsidRDefault="00BA799C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Dados de saída: Situação de crédito do usuário (aprovado ou dados inválidos)</w:t>
            </w:r>
          </w:p>
        </w:tc>
      </w:tr>
      <w:tr w:rsidR="00C860CA" w14:paraId="01167304" w14:textId="77777777" w:rsidTr="00C860CA">
        <w:tc>
          <w:tcPr>
            <w:tcW w:w="9209" w:type="dxa"/>
          </w:tcPr>
          <w:p w14:paraId="5DD8667C" w14:textId="77777777" w:rsidR="00C860CA" w:rsidRDefault="00BA799C" w:rsidP="002037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 Lógica:</w:t>
            </w:r>
          </w:p>
          <w:p w14:paraId="4D3969F2" w14:textId="77777777" w:rsid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Recebe nome da tarefa</w:t>
            </w:r>
          </w:p>
          <w:p w14:paraId="501781BE" w14:textId="77777777" w:rsid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descrição da tarefa</w:t>
            </w:r>
          </w:p>
          <w:p w14:paraId="5906C09D" w14:textId="79CC5631" w:rsidR="00BA799C" w:rsidRPr="00BA799C" w:rsidRDefault="00BA799C" w:rsidP="00BA799C">
            <w:pPr>
              <w:pStyle w:val="PargrafodaLista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data da tarefa</w:t>
            </w:r>
          </w:p>
        </w:tc>
      </w:tr>
      <w:tr w:rsidR="00BA799C" w14:paraId="3F919196" w14:textId="77777777" w:rsidTr="00BA799C">
        <w:tc>
          <w:tcPr>
            <w:tcW w:w="9209" w:type="dxa"/>
          </w:tcPr>
          <w:p w14:paraId="7A1981B2" w14:textId="0A5E4315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Enviar mensagem de erro de invalidação de dados </w:t>
            </w:r>
          </w:p>
        </w:tc>
      </w:tr>
      <w:tr w:rsidR="00BA799C" w14:paraId="42DF0CA9" w14:textId="77777777" w:rsidTr="00BA799C">
        <w:tc>
          <w:tcPr>
            <w:tcW w:w="9209" w:type="dxa"/>
          </w:tcPr>
          <w:p w14:paraId="4E8AEE26" w14:textId="7E823187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Serviço envia </w:t>
            </w:r>
            <w:del w:id="41" w:author="RENAN CASEMIRO HESSEL" w:date="2026-04-13T18:25:00Z">
              <w:r w:rsidDel="00B14AC2">
                <w:rPr>
                  <w:sz w:val="32"/>
                  <w:szCs w:val="32"/>
                </w:rPr>
                <w:delText>mensagem</w:delText>
              </w:r>
            </w:del>
            <w:proofErr w:type="spellStart"/>
            <w:ins w:id="42" w:author="RENAN CASEMIRO HESSEL" w:date="2026-04-13T18:25:00Z">
              <w:r w:rsidR="00B14AC2">
                <w:rPr>
                  <w:sz w:val="32"/>
                  <w:szCs w:val="32"/>
                </w:rPr>
                <w:t>mensagem</w:t>
              </w:r>
            </w:ins>
            <w:proofErr w:type="spellEnd"/>
            <w:r>
              <w:rPr>
                <w:sz w:val="32"/>
                <w:szCs w:val="32"/>
              </w:rPr>
              <w:t xml:space="preserve"> de erro da invalidação de dados</w:t>
            </w:r>
          </w:p>
        </w:tc>
      </w:tr>
      <w:tr w:rsidR="00BA799C" w14:paraId="40AD765A" w14:textId="77777777" w:rsidTr="00BA799C">
        <w:tc>
          <w:tcPr>
            <w:tcW w:w="9209" w:type="dxa"/>
          </w:tcPr>
          <w:p w14:paraId="01F5759B" w14:textId="3AB562A2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Operações: Enviar </w:t>
            </w:r>
            <w:proofErr w:type="spellStart"/>
            <w:proofErr w:type="gramStart"/>
            <w:r>
              <w:rPr>
                <w:sz w:val="32"/>
                <w:szCs w:val="32"/>
              </w:rPr>
              <w:t>notificacao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</w:tc>
      </w:tr>
      <w:tr w:rsidR="00BA799C" w14:paraId="3F89CBA7" w14:textId="77777777" w:rsidTr="00BA799C">
        <w:tc>
          <w:tcPr>
            <w:tcW w:w="9209" w:type="dxa"/>
          </w:tcPr>
          <w:p w14:paraId="59A239A1" w14:textId="77777777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Dados de entrada: Descrição, Nome e Data</w:t>
            </w:r>
          </w:p>
        </w:tc>
      </w:tr>
      <w:tr w:rsidR="00BA799C" w14:paraId="27049480" w14:textId="77777777" w:rsidTr="00BA799C">
        <w:tc>
          <w:tcPr>
            <w:tcW w:w="9209" w:type="dxa"/>
          </w:tcPr>
          <w:p w14:paraId="24568A4E" w14:textId="700824D9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Dados de saída: Mensagem de erro de invalidação</w:t>
            </w:r>
          </w:p>
        </w:tc>
      </w:tr>
      <w:tr w:rsidR="00BA799C" w:rsidRPr="00BA799C" w14:paraId="6EC23A1E" w14:textId="77777777" w:rsidTr="00BA799C">
        <w:tc>
          <w:tcPr>
            <w:tcW w:w="9209" w:type="dxa"/>
          </w:tcPr>
          <w:p w14:paraId="75C1B4E2" w14:textId="77777777" w:rsidR="00BA799C" w:rsidRDefault="00BA799C" w:rsidP="00DE687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 Lógica:</w:t>
            </w:r>
          </w:p>
          <w:p w14:paraId="020401B5" w14:textId="1983149E" w:rsidR="00BA799C" w:rsidRPr="00BA799C" w:rsidRDefault="00BA799C" w:rsidP="00BA799C">
            <w:pPr>
              <w:pStyle w:val="PargrafodaLista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Recebe dados da tarefa</w:t>
            </w:r>
          </w:p>
        </w:tc>
      </w:tr>
    </w:tbl>
    <w:p w14:paraId="33B59912" w14:textId="54BAB0B6" w:rsidR="00C860CA" w:rsidRDefault="00C860CA" w:rsidP="00203713">
      <w:pPr>
        <w:rPr>
          <w:sz w:val="32"/>
          <w:szCs w:val="32"/>
        </w:rPr>
      </w:pPr>
    </w:p>
    <w:p w14:paraId="191A229E" w14:textId="77777777" w:rsidR="00BA799C" w:rsidRPr="00BA799C" w:rsidRDefault="00BA799C" w:rsidP="00203713">
      <w:pPr>
        <w:rPr>
          <w:sz w:val="32"/>
          <w:szCs w:val="32"/>
          <w:u w:val="single"/>
        </w:rPr>
      </w:pPr>
    </w:p>
    <w:sectPr w:rsidR="00BA799C" w:rsidRPr="00BA7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Gabriela Maria Cabel Barbaran" w:date="2026-04-04T11:33:00Z" w:initials="GM">
    <w:p w14:paraId="249D3495" w14:textId="77777777" w:rsidR="002959CD" w:rsidRDefault="002959CD" w:rsidP="002959CD">
      <w:pPr>
        <w:pStyle w:val="Textodecomentrio"/>
      </w:pPr>
      <w:r>
        <w:rPr>
          <w:rStyle w:val="Refdecomentrio"/>
        </w:rPr>
        <w:annotationRef/>
      </w:r>
      <w:r>
        <w:t>Qual a diferença com obter disciplinas?</w:t>
      </w:r>
    </w:p>
  </w:comment>
  <w:comment w:id="16" w:author="Gabriela Maria Cabel Barbaran" w:date="2026-04-04T11:34:00Z" w:initials="GM">
    <w:p w14:paraId="6784F4E1" w14:textId="77777777" w:rsidR="002959CD" w:rsidRDefault="002959CD" w:rsidP="002959CD">
      <w:pPr>
        <w:pStyle w:val="Textodecomentrio"/>
      </w:pPr>
      <w:r>
        <w:rPr>
          <w:rStyle w:val="Refdecomentrio"/>
        </w:rPr>
        <w:annotationRef/>
      </w:r>
      <w:r>
        <w:t xml:space="preserve">Errado. O Moodle é um sistema externo ao seu sistema, como </w:t>
      </w:r>
      <w:proofErr w:type="gramStart"/>
      <w:r>
        <w:t>SERASA .</w:t>
      </w:r>
      <w:proofErr w:type="gramEnd"/>
      <w:r>
        <w:t xml:space="preserve"> Logo isto é um serviço tarefa.</w:t>
      </w:r>
    </w:p>
  </w:comment>
  <w:comment w:id="25" w:author="Gabriela Maria Cabel Barbaran" w:date="2026-04-04T11:26:00Z" w:initials="GM">
    <w:p w14:paraId="5BCFDC43" w14:textId="77777777" w:rsidR="002959CD" w:rsidRDefault="007129C6" w:rsidP="002959CD">
      <w:pPr>
        <w:pStyle w:val="Textodecomentrio"/>
      </w:pPr>
      <w:r>
        <w:rPr>
          <w:rStyle w:val="Refdecomentrio"/>
        </w:rPr>
        <w:annotationRef/>
      </w:r>
      <w:r w:rsidR="002959CD">
        <w:t xml:space="preserve">Obter lista de disciplinas é uma operação de um serviço entidade se for </w:t>
      </w:r>
      <w:proofErr w:type="gramStart"/>
      <w:r w:rsidR="002959CD">
        <w:t>dados</w:t>
      </w:r>
      <w:proofErr w:type="gramEnd"/>
      <w:r w:rsidR="002959CD">
        <w:t xml:space="preserve"> internos do sistema, se for busca no </w:t>
      </w:r>
      <w:proofErr w:type="spellStart"/>
      <w:r w:rsidR="002959CD">
        <w:t>moodle</w:t>
      </w:r>
      <w:proofErr w:type="spellEnd"/>
      <w:r w:rsidR="002959CD">
        <w:t xml:space="preserve"> (Tarefa)</w:t>
      </w:r>
    </w:p>
  </w:comment>
  <w:comment w:id="29" w:author="Gabriela Maria Cabel Barbaran" w:date="2026-04-04T11:27:00Z" w:initials="GM">
    <w:p w14:paraId="568D0E2B" w14:textId="3C9D31DA" w:rsidR="007129C6" w:rsidRDefault="007129C6" w:rsidP="007129C6">
      <w:pPr>
        <w:pStyle w:val="Textodecomentrio"/>
      </w:pPr>
      <w:r>
        <w:rPr>
          <w:rStyle w:val="Refdecomentrio"/>
        </w:rPr>
        <w:annotationRef/>
      </w:r>
      <w:r>
        <w:t xml:space="preserve">Obter lista de membros também é uma operação de um </w:t>
      </w:r>
      <w:proofErr w:type="spellStart"/>
      <w:r>
        <w:t>servico</w:t>
      </w:r>
      <w:proofErr w:type="spellEnd"/>
      <w:r>
        <w:t xml:space="preserve"> entidade (Membro)</w:t>
      </w:r>
    </w:p>
  </w:comment>
  <w:comment w:id="39" w:author="Gabriela Maria Cabel Barbaran" w:date="2026-04-04T12:10:00Z" w:initials="GM">
    <w:p w14:paraId="475CE1E4" w14:textId="77777777" w:rsidR="00DC041E" w:rsidRDefault="00DC041E" w:rsidP="00DC041E">
      <w:pPr>
        <w:pStyle w:val="Textodecomentrio"/>
      </w:pPr>
      <w:r>
        <w:rPr>
          <w:rStyle w:val="Refdecomentrio"/>
        </w:rPr>
        <w:annotationRef/>
      </w:r>
      <w:r>
        <w:t>Revisar os serviços:</w:t>
      </w:r>
    </w:p>
    <w:p w14:paraId="5152BE25" w14:textId="77777777" w:rsidR="00DC041E" w:rsidRDefault="00DC041E" w:rsidP="00DC041E">
      <w:pPr>
        <w:pStyle w:val="Textodecomentrio"/>
      </w:pPr>
      <w:r>
        <w:t xml:space="preserve">Nesse processo </w:t>
      </w:r>
      <w:proofErr w:type="spellStart"/>
      <w:proofErr w:type="gramStart"/>
      <w:r>
        <w:t>tobe</w:t>
      </w:r>
      <w:proofErr w:type="spellEnd"/>
      <w:r>
        <w:t xml:space="preserve"> :</w:t>
      </w:r>
      <w:proofErr w:type="gramEnd"/>
      <w:r>
        <w:t xml:space="preserve"> temos serviços entidade (tarefa, disciplina, membro)</w:t>
      </w:r>
    </w:p>
    <w:p w14:paraId="6E5574DE" w14:textId="77777777" w:rsidR="00DC041E" w:rsidRDefault="00DC041E" w:rsidP="00DC041E">
      <w:pPr>
        <w:pStyle w:val="Textodecomentrio"/>
      </w:pPr>
      <w:r>
        <w:t>Serviços utilitários (notificação e validação)</w:t>
      </w:r>
    </w:p>
    <w:p w14:paraId="0A5A1114" w14:textId="77777777" w:rsidR="00DC041E" w:rsidRDefault="00DC041E" w:rsidP="00DC041E">
      <w:pPr>
        <w:pStyle w:val="Textodecomentrio"/>
      </w:pPr>
      <w:r>
        <w:t>Serviços tarefa (</w:t>
      </w:r>
      <w:proofErr w:type="spellStart"/>
      <w:r>
        <w:t>CdastrarTarefa</w:t>
      </w:r>
      <w:proofErr w:type="spellEnd"/>
      <w:r>
        <w:t xml:space="preserve">, </w:t>
      </w:r>
      <w:proofErr w:type="spellStart"/>
      <w:r>
        <w:t>AtibuirMembro</w:t>
      </w:r>
      <w:proofErr w:type="spellEnd"/>
      <w:r>
        <w:t xml:space="preserve">, </w:t>
      </w:r>
      <w:proofErr w:type="spellStart"/>
      <w:r>
        <w:t>IntegraçãoMoodle</w:t>
      </w:r>
      <w:proofErr w:type="spellEnd"/>
      <w:r>
        <w:t xml:space="preserve"> ou </w:t>
      </w:r>
      <w:proofErr w:type="spellStart"/>
      <w:r>
        <w:t>ConsultarMoodle</w:t>
      </w:r>
      <w:proofErr w:type="spellEnd"/>
      <w: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9D3495" w15:done="1"/>
  <w15:commentEx w15:paraId="6784F4E1" w15:done="0"/>
  <w15:commentEx w15:paraId="5BCFDC43" w15:done="0"/>
  <w15:commentEx w15:paraId="568D0E2B" w15:done="0"/>
  <w15:commentEx w15:paraId="0A5A11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6680987" w16cex:dateUtc="2026-04-04T14:33:00Z"/>
  <w16cex:commentExtensible w16cex:durableId="0690E475" w16cex:dateUtc="2026-04-04T14:34:00Z"/>
  <w16cex:commentExtensible w16cex:durableId="250AC5B1" w16cex:dateUtc="2026-04-04T14:26:00Z"/>
  <w16cex:commentExtensible w16cex:durableId="5CD534B0" w16cex:dateUtc="2026-04-04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9D3495" w16cid:durableId="56680987"/>
  <w16cid:commentId w16cid:paraId="6784F4E1" w16cid:durableId="0690E475"/>
  <w16cid:commentId w16cid:paraId="5BCFDC43" w16cid:durableId="250AC5B1"/>
  <w16cid:commentId w16cid:paraId="568D0E2B" w16cid:durableId="5CD534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C293B"/>
    <w:multiLevelType w:val="hybridMultilevel"/>
    <w:tmpl w:val="3EB048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A3C65"/>
    <w:multiLevelType w:val="hybridMultilevel"/>
    <w:tmpl w:val="3EB048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briela Maria Cabel Barbaran">
    <w15:presenceInfo w15:providerId="AD" w15:userId="S::gcabel@fei.edu.br::480c7fe5-3697-4a03-997c-82024e8c6971"/>
  </w15:person>
  <w15:person w15:author="RENAN CASEMIRO HESSEL">
    <w15:presenceInfo w15:providerId="AD" w15:userId="S-1-5-21-763067897-1009454357-774919444-1209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13"/>
    <w:rsid w:val="00203713"/>
    <w:rsid w:val="002959CD"/>
    <w:rsid w:val="00303343"/>
    <w:rsid w:val="003B0FCF"/>
    <w:rsid w:val="005708E9"/>
    <w:rsid w:val="007129C6"/>
    <w:rsid w:val="007D5B2B"/>
    <w:rsid w:val="00836CD7"/>
    <w:rsid w:val="008F3DD8"/>
    <w:rsid w:val="00B11327"/>
    <w:rsid w:val="00B14AC2"/>
    <w:rsid w:val="00B8283F"/>
    <w:rsid w:val="00BA799C"/>
    <w:rsid w:val="00C860CA"/>
    <w:rsid w:val="00DC041E"/>
    <w:rsid w:val="00F4651B"/>
    <w:rsid w:val="00FE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23CA"/>
  <w15:chartTrackingRefBased/>
  <w15:docId w15:val="{612745B3-6DC8-4D07-A553-D3B06A45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3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7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styleId="Tabelacomgrade">
    <w:name w:val="Table Grid"/>
    <w:basedOn w:val="Tabelanormal"/>
    <w:uiPriority w:val="39"/>
    <w:rsid w:val="00203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A799C"/>
    <w:pPr>
      <w:ind w:left="720"/>
      <w:contextualSpacing/>
    </w:pPr>
  </w:style>
  <w:style w:type="paragraph" w:styleId="Reviso">
    <w:name w:val="Revision"/>
    <w:hidden/>
    <w:uiPriority w:val="99"/>
    <w:semiHidden/>
    <w:rsid w:val="007129C6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7129C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129C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129C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129C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129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4223A-C50B-4241-B6FC-F20641BDA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TONOLI CABRAL DUARTE</dc:creator>
  <cp:keywords/>
  <dc:description/>
  <cp:lastModifiedBy>RENAN CASEMIRO HESSEL</cp:lastModifiedBy>
  <cp:revision>2</cp:revision>
  <dcterms:created xsi:type="dcterms:W3CDTF">2026-04-13T21:38:00Z</dcterms:created>
  <dcterms:modified xsi:type="dcterms:W3CDTF">2026-04-13T21:38:00Z</dcterms:modified>
</cp:coreProperties>
</file>